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b/>
          <w:sz w:val="24"/>
        </w:rPr>
        <w:t xml:space="preserve">Known QAC determinants outperform genome language model embeddings in a leakage-aware public </w:t>
      </w:r>
      <w:r>
        <w:rPr>
          <w:b/>
          <w:i/>
          <w:iCs/>
          <w:sz w:val="24"/>
        </w:rPr>
        <w:t>Listeria</w:t>
      </w:r>
      <w:r>
        <w:rPr>
          <w:b/>
          <w:sz w:val="24"/>
        </w:rPr>
        <w:t xml:space="preserve"> benzalkonium chloride tolerance benchmark</w:t>
      </w:r>
    </w:p>
    <w:p>
      <w:pPr>
        <w:pStyle w:val="Heading1"/>
        <w:jc w:val="both"/>
        <w:rPr/>
      </w:pPr>
      <w:r>
        <w:rPr>
          <w:sz w:val="24"/>
        </w:rPr>
        <w:t>Abstract</w:t>
      </w:r>
    </w:p>
    <w:p>
      <w:pPr>
        <w:pStyle w:val="Normal"/>
        <w:jc w:val="both"/>
        <w:rPr/>
      </w:pPr>
      <w:del w:id="1" w:author="Author" w:date="2026-08-10T15:40:59Z">
        <w:r>
          <w:delText>Whole genome sequencing and genome language models could support risk prioritization for disinfectant tolerance, but supervised claims require isolate-level phenotype labels and leakage-aware evaluation. We tested whether frozen DNABERT2 embeddings add predictive value beyond conventional sequence features and known quaternary ammonium compound determinants for benzalkonium chloride tolerance. A public 197-isolate Listeria monocytogenes benchmark was constructed from published whole-genome and benzalkonium chloride MIC data. Models were evaluated across five repeated lineage-grouped train, development, and test splits. A known-QAC determinant rule achieved the highest balanced accuracy, 0.961 +/- 0.057, and ROC AUC, 0.961 +/- 0.057. A stacked model combining k-mer, DNABERT2, and QAC scores gave balanced accuracy 0.915 +/- 0.023, while the best DNABERT2 regularized model gave balanced accuracy 0.570 +/- 0.110. Sparse k-mer models did not improve over the dummy baseline. Public non-Listeria studies were audited for row-level phenotype-genome linkage; none were ready for supervised pharmaceutical-water organism modelling. Exploratory screening of Burkholderia cepacia complex, Ralstonia pickettii, Pseudomonas aeruginosa, and Stenotrophomonas maltophilia genomes identified candidate regions enriched for curated biocide and efflux annotations. These findings support a cautious workflow in which interpretable determinants remain the primary validated signal and genome language models are secondary evidence.</w:delText>
        </w:r>
      </w:del>
      <w:ins w:id="2" w:author="Author" w:date="2026-08-10T15:40:59Z">
        <w:r>
          <w:t xml:space="preserve">Whole-genome sequencing and pretrained DNA models may help prioritize disinfectant-tolerance hypotheses, but phenotype prediction requires measured, isolate-linked labels and evaluation that keeps related lineages apart. We compared conventional sequence features, numerical DNA representations generated by DNABERT2, and known quaternary ammonium compound (QAC) determinants in a public benchmark of 197 </w:t>
        </w:r>
        <w:r>
          <w:rPr>
            <w:i/>
          </w:rPr>
          <w:t>Listeria monocytogenes</w:t>
        </w:r>
        <w:r>
          <w:t xml:space="preserve"> isolates with benzalkonium chloride MIC data. Models were evaluated across five repeated lineage-grouped train, development, and test splits. The known-QAC determinant rule showed the highest balanced accuracy (mean ± SD, 0.961 ± 0.057) and ROC AUC (0.961 ± 0.057). A model combining k-mer, DNABERT2, and QAC scores reached balanced accuracy 0.915 ± 0.023, whereas the best DNABERT2-based classifier reached 0.570 ± 0.110; sparse k-mer models did not exceed the dummy baseline. Public non-</w:t>
        </w:r>
        <w:r>
          <w:rPr>
            <w:i/>
          </w:rPr>
          <w:t>Listeria</w:t>
        </w:r>
        <w:r>
          <w:t xml:space="preserve"> studies lacked the row-level phenotype-genome linkage required for supervised modelling. An exploratory bioinformatic screen therefore identified only candidate regions for future testing, not validated tolerance predictions. Because the benchmark contained only 197 publicly linkable isolates, these findings are hypothesis-generating and require confirmation in larger, independent phenotype-linked cohorts. Within these limits, interpretable determinants were the primary validated signal and DNA-model scores were secondary evidence.</w:t>
        </w:r>
      </w:ins>
    </w:p>
    <w:p>
      <w:pPr>
        <w:pStyle w:val="Heading1"/>
        <w:jc w:val="both"/>
        <w:rPr/>
      </w:pPr>
      <w:r>
        <w:rPr>
          <w:sz w:val="24"/>
        </w:rPr>
        <w:t>Introduction</w:t>
      </w:r>
    </w:p>
    <w:p>
      <w:pPr>
        <w:pStyle w:val="Normal"/>
        <w:jc w:val="both"/>
        <w:rPr/>
      </w:pPr>
      <w:r>
        <w:rPr>
          <w:sz w:val="24"/>
        </w:rPr>
        <w:t>Disinfectant tolerance is a practical concern in food, clinical, and pharmaceutical microbiology. A disinfectant may be used correctly and still fail to remove a subpopulation if the organism has relevant tolerance mechanisms, if cells are protected by the local environment, or if repeated low-level exposure selects for less susceptible strains. Quaternary ammonium compounds, including benzalkonium chloride and didecyldimethylammonium chloride, are widely used antimicrobial agents. Reduced susceptibility to these compounds can involve efflux pumps, membrane-associated mechanisms, mobile genetic elements, and co-selection with antibiotic resistance determinants. This is why tolerance to disinfectants should not be treated as a narrow technical issue. It intersects with environmental persistence, industrial hygiene, infection prevention, and antimicrobial resistance surveillance.</w:t>
      </w:r>
    </w:p>
    <w:p>
      <w:pPr>
        <w:pStyle w:val="Normal"/>
        <w:jc w:val="both"/>
        <w:rPr/>
      </w:pPr>
      <w:r>
        <w:rPr>
          <w:sz w:val="24"/>
        </w:rPr>
        <w:t>Genomic interpretation of biocide tolerance is helped by curated resources, but the information is still incomplete. BacMet was developed because bacterial biocide and metal resistance genes were scattered across the literature and public sequence repositories, and its experimentally supported component was designed to connect genes with resistance functions described in the scientific literature (Pal et al. 2014). MEGARes 3.0 provides a broader antimicrobial resistance hierarchy that includes drug, biocide, and metal resistance determinants and supports classifier-style use of curated nucleotide sequences (Bonin et al. 2023). AMRFinderPlus and the NCBI Reference Gene Catalog expanded antimicrobial resistance detection toward stress response and virulence-associated genes, which is useful when interpreting genomic regions that may have more than one biological role (Feldgarden et al. 2021). These databases are powerful starting points, but they are not a substitute for measured disinfectant phenotypes.</w:t>
      </w:r>
    </w:p>
    <w:p>
      <w:pPr>
        <w:pStyle w:val="Normal"/>
        <w:jc w:val="both"/>
        <w:rPr/>
      </w:pPr>
      <w:r>
        <w:rPr>
          <w:sz w:val="24"/>
        </w:rPr>
        <w:t xml:space="preserve">Machine learning has already been applied to disinfectant tolerance. In </w:t>
      </w:r>
      <w:r>
        <w:rPr>
          <w:i/>
          <w:iCs/>
          <w:sz w:val="24"/>
        </w:rPr>
        <w:t>Listeria</w:t>
      </w:r>
      <w:r>
        <w:rPr>
          <w:sz w:val="24"/>
        </w:rPr>
        <w:t xml:space="preserve"> </w:t>
      </w:r>
      <w:r>
        <w:rPr>
          <w:i/>
          <w:iCs/>
          <w:sz w:val="24"/>
        </w:rPr>
        <w:t>monocytogenes</w:t>
      </w:r>
      <w:r>
        <w:rPr>
          <w:sz w:val="24"/>
        </w:rPr>
        <w:t>, Gmeiner et al. used whole-genome sequencing features and machine learning to predict tolerance to benzalkonium chloride and other disinfectants, reporting high balanced accuracy for benzalkonium chloride classification with L1-regularized logistic regression (Gmeiner et al. 2025). That study is an important benchmark because it included measured phenotypes, a large isolate set, and phylogeny-aware machine learning. It also sets a high bar for new computational work in this area. A new model is not useful simply because it is newer or more complex. It should either improve prediction under a fair validation design, explain the biology more clearly, or define a reproducible workflow that avoids common mistakes.</w:t>
      </w:r>
    </w:p>
    <w:p>
      <w:pPr>
        <w:pStyle w:val="Normal"/>
        <w:jc w:val="both"/>
        <w:rPr/>
      </w:pPr>
      <w:r>
        <w:rPr>
          <w:sz w:val="24"/>
        </w:rPr>
        <w:t>One common mistake is leakage. In microbial genomics, isolates from the same lineage can share large parts of their genome. If related isolates appear in both training and test data, a model can appear accurate because it recognizes lineage background rather than a mechanism related to the phenotype. This is especially important for small public data sets. A model that works under random isolate splitting may fail when tested on new lineages or on organisms from another environment. For this reason, the present study used lineage-grouped repeated train, development, and test splits and treated external validation as unavailable unless a public data set had row-level phenotype-genome linkage.</w:t>
      </w:r>
    </w:p>
    <w:p>
      <w:pPr>
        <w:pStyle w:val="Normal"/>
        <w:jc w:val="both"/>
        <w:rPr/>
      </w:pPr>
      <w:del w:id="3" w:author="Author" w:date="2026-08-10T15:40:59Z">
        <w:r>
          <w:delText>DNA language models offer a tempting route for sequence-only prediction. For a non-coder, the idea is simple: a model is first trained to represent DNA sequence patterns, and those representations are then used as input features for a smaller classifier. DNABERT2 introduced byte pair encoding and efficient multi-species genome modelling to reduce limitations of fixed k-mer tokenization (Zhou et al. 2024). Recent biomedical natural language processing work has also explored large language models and encoder baselines, including DNABERT2 and Nucleotide Transformer, for antimicrobial resistance gene classification using curated databases such as MEGARes and CARD (Yoo et al. 2025). These studies justify testing genome embeddings, but they do not remove the need for phenotype-linked, isolate-level evaluation when the endpoint is disinfectant tolerance. A sequence model can learn patterns in DNA; it cannot by itself prove that an isolate survives a disinfectant exposure.</w:delText>
        </w:r>
      </w:del>
      <w:ins w:id="4" w:author="Author" w:date="2026-08-10T15:40:59Z">
        <w:r>
          <w:t>DNA language models offer a tempting route for analysing sequence. DNABERT2 first converts DNA fragments into numerical representations; a separate classifier can then use those representations as input features. DNABERT2 therefore represents and classifies sequence patterns, not disinfectant phenotypes by itself. Phenotype prediction requires training and evaluation against measured, isolate-linked susceptibility labels. DNABERT2 introduced byte-pair encoding and efficient multi-species genome modelling to reduce limitations of fixed k-mer tokenization (Zhou et al. 2024). Recent work has also evaluated DNABERT2 and Nucleotide Transformer for antimicrobial-resistance gene classification using curated databases such as MEGARes and CARD (Yoo et al. 2025). Such sequence-classification studies justify testing DNA representations, but they do not establish that an isolate survives disinfectant exposure.</w:t>
        </w:r>
      </w:ins>
    </w:p>
    <w:p>
      <w:pPr>
        <w:pStyle w:val="Normal"/>
        <w:jc w:val="both"/>
        <w:rPr/>
      </w:pPr>
      <w:r>
        <w:rPr>
          <w:sz w:val="24"/>
        </w:rPr>
        <w:t xml:space="preserve">Pharmaceutical-water systems create a stricter translational challenge. </w:t>
      </w:r>
      <w:r>
        <w:rPr>
          <w:i/>
          <w:iCs/>
          <w:sz w:val="24"/>
        </w:rPr>
        <w:t>Burkholderia cepacia</w:t>
      </w:r>
      <w:r>
        <w:rPr>
          <w:sz w:val="24"/>
        </w:rPr>
        <w:t xml:space="preserve"> complex bacteria are recognized contaminants of aqueous pharmaceutical and personal care products, and benzalkonium chloride solutions have been described as recurrent contamination sources (Tavares et al. 2020). Experimental work has shown intrinsic resistance of </w:t>
      </w:r>
      <w:r>
        <w:rPr>
          <w:i/>
          <w:iCs/>
          <w:sz w:val="24"/>
        </w:rPr>
        <w:t>Burkholderia cepacia</w:t>
      </w:r>
      <w:r>
        <w:rPr>
          <w:sz w:val="24"/>
        </w:rPr>
        <w:t xml:space="preserve"> complex to benzalkonium chloride and related homologues (Ahn et al. 2016). </w:t>
      </w:r>
      <w:r>
        <w:rPr>
          <w:i/>
          <w:iCs/>
          <w:sz w:val="24"/>
        </w:rPr>
        <w:t>Pseudomonas aeruginosa</w:t>
      </w:r>
      <w:r>
        <w:rPr>
          <w:sz w:val="24"/>
        </w:rPr>
        <w:t xml:space="preserve"> is also relevant to water and hospital environments, and Pottier et al. reported decreased susceptibility to didecyldimethylammonium chloride among clinical and environmental isolates, with genomic analysis for a subset (Pottier et al. 2023). These studies support the biological rationale for a pharmaceutical-water extension, but they do not automatically provide machine-learning-ready row-level phenotype-genome tables.</w:t>
      </w:r>
    </w:p>
    <w:p>
      <w:pPr>
        <w:pStyle w:val="Normal"/>
        <w:jc w:val="both"/>
        <w:rPr/>
      </w:pPr>
      <w:del w:id="5" w:author="Author" w:date="2026-08-10T15:40:59Z">
        <w:r>
          <w:delText>The aim of this study was therefore deliberately bounded. First, we built a leakage-aware public Listeria monocytogenes benzalkonium chloride benchmark and compared dummy, k-mer, frozen DNABERT2, known-QAC determinant, and stacked models. Second, we tested a curated-reference fragment task using MEGARes to assess whether DNABERT2 embeddings could capture biocide-relevant sequence signal under partial-fragment and synthetic-noise conditions. Third, we audited public non-Listeria studies and screened pharmaceutical-water-relevant organisms only as exploratory genomic risk prioritization. The central hypothesis was that genome language model embeddings would add measurable signal beyond simple baselines, but that validated tolerance prediction would remain dependent on phenotype-linked data. The practical question was not "Can artificial intelligence be used here?" but "What kind of claim is justified by the data that are actually public?"</w:delText>
        </w:r>
      </w:del>
      <w:ins w:id="6" w:author="Author" w:date="2026-08-10T15:40:59Z">
        <w:r>
          <w:t xml:space="preserve">This study had three deliberately bounded aims. First, we constructed a reproducible public </w:t>
        </w:r>
        <w:r>
          <w:rPr>
            <w:i/>
          </w:rPr>
          <w:t>Listeria monocytogenes</w:t>
        </w:r>
        <w:r>
          <w:t xml:space="preserve"> benzalkonium chloride benchmark and compared dummy, k-mer, frozen DNABERT2, known-QAC determinant, and combined models under repeated lineage-grouped train, development, and test evaluation. Second, we used a separate MEGARes fragment task to test whether sequence models could recover curated biocide-relevant reference classes; this was sequence-fragment classification, not phenotype prediction. Third, we audited public non-</w:t>
        </w:r>
        <w:r>
          <w:rPr>
            <w:i/>
          </w:rPr>
          <w:t>Listeria</w:t>
        </w:r>
        <w:r>
          <w:t xml:space="preserve"> studies and performed only exploratory bioinformatic prioritization for pharmaceutical-water-relevant organisms. The novelty is therefore methodological and interpretive: a direct comparison under a common leakage-aware design, coupled to an evidence hierarchy in which DNA language models must demonstrate incremental value beyond simple biological baselines before supporting phenotype claims.</w:t>
        </w:r>
      </w:ins>
    </w:p>
    <w:p>
      <w:pPr>
        <w:pStyle w:val="Heading1"/>
        <w:jc w:val="both"/>
        <w:rPr/>
      </w:pPr>
      <w:r>
        <w:rPr>
          <w:sz w:val="24"/>
        </w:rPr>
        <w:t>Materials and Methods</w:t>
      </w:r>
    </w:p>
    <w:p>
      <w:pPr>
        <w:pStyle w:val="Heading2"/>
        <w:jc w:val="both"/>
        <w:rPr/>
      </w:pPr>
      <w:r>
        <w:rPr>
          <w:sz w:val="24"/>
        </w:rPr>
        <w:t xml:space="preserve">Public </w:t>
      </w:r>
      <w:r>
        <w:rPr>
          <w:i/>
          <w:iCs/>
          <w:sz w:val="24"/>
        </w:rPr>
        <w:t>Listeria</w:t>
      </w:r>
      <w:r>
        <w:rPr>
          <w:sz w:val="24"/>
        </w:rPr>
        <w:t xml:space="preserve"> benchmark</w:t>
      </w:r>
    </w:p>
    <w:p>
      <w:pPr>
        <w:pStyle w:val="Normal"/>
        <w:jc w:val="both"/>
        <w:rPr/>
      </w:pPr>
      <w:r>
        <w:rPr>
          <w:sz w:val="24"/>
        </w:rPr>
        <w:t xml:space="preserve">Public isolate metadata, benzalkonium chloride MIC values, and accession information were extracted from the supplementary material of Gmeiner et al. (2025). The working benchmark contained 197 </w:t>
      </w:r>
      <w:r>
        <w:rPr>
          <w:i/>
          <w:iCs/>
          <w:sz w:val="24"/>
        </w:rPr>
        <w:t>Listeria</w:t>
      </w:r>
      <w:r>
        <w:rPr>
          <w:sz w:val="24"/>
        </w:rPr>
        <w:t xml:space="preserve"> </w:t>
      </w:r>
      <w:r>
        <w:rPr>
          <w:i/>
          <w:iCs/>
          <w:sz w:val="24"/>
        </w:rPr>
        <w:t>monocytogenes</w:t>
      </w:r>
      <w:r>
        <w:rPr>
          <w:sz w:val="24"/>
        </w:rPr>
        <w:t xml:space="preserve"> isolates with public assembly paths, binary benzalkonium chloride tolerance labels, MIC values, lineage or clonal-complex group labels, and source metadata. The binary endpoint followed the benzalkonium chloride threshold used by the source study. Public assemblies were used rather than full FASTQ data to reduce local storage requirements and to keep the workflow reproducible on a personal workstation.</w:t>
      </w:r>
    </w:p>
    <w:p>
      <w:pPr>
        <w:pStyle w:val="Normal"/>
        <w:jc w:val="both"/>
        <w:rPr/>
      </w:pPr>
      <w:del w:id="7" w:author="Author" w:date="2026-08-10T15:40:59Z">
        <w:r>
          <w:delText>The public subset should be understood as a reproducible benchmark subset, not as a replacement for the full data set of Gmeiner et al. (2025). The purpose was to test modelling choices under constraints that many researchers face: public accessions, limited local storage, and no new wet-lab measurements. Isolates without usable public sequence access or sufficient metadata for the planned workflow were not used for the supervised benchmark. The resulting data set was therefore smaller than the original study, but it was adequate for comparing simple, interpretable, and embedding-based approaches under the same split design.</w:delText>
        </w:r>
      </w:del>
      <w:ins w:id="8" w:author="Author" w:date="2026-08-10T15:40:59Z">
        <w:r>
          <w:t>The public subset should be understood as a reproducible benchmark subset, not as a replacement for the full data set of Gmeiner et al. (2025). It reflects constraints faced by many researchers: public accessions, limited local storage, and no new wet-lab measurements. Isolates without usable public sequence access or sufficient metadata were excluded. The resulting 197-isolate data set allowed comparison of modelling strategies under a common split design, but its small size limits precision and generalizability; all performance estimates should therefore be considered hypothesis-generating.</w:t>
        </w:r>
      </w:ins>
    </w:p>
    <w:p>
      <w:pPr>
        <w:pStyle w:val="Heading2"/>
        <w:jc w:val="both"/>
        <w:rPr/>
      </w:pPr>
      <w:r>
        <w:rPr>
          <w:sz w:val="24"/>
        </w:rPr>
        <w:t>Leakage-aware evaluation</w:t>
      </w:r>
    </w:p>
    <w:p>
      <w:pPr>
        <w:pStyle w:val="Normal"/>
        <w:jc w:val="both"/>
        <w:rPr/>
      </w:pPr>
      <w:del w:id="9" w:author="Author" w:date="2026-08-10T15:40:59Z">
        <w:r>
          <w:delText>All supervised Listeria models were evaluated using five repeated lineage-grouped train, development, and test splits. Group labels were used to reduce lineage leakage. Thresholds and model choices were selected on development data, and final metrics were calculated on held-out test data. Mean and standard deviation were reported across the five repeated splits. Balanced accuracy was used as the primary metric because the endpoint was binary and class balance varied by split. ROC AUC and Brier score were secondary metrics. A dummy prior classifier was included as a metric floor.</w:delText>
        </w:r>
      </w:del>
      <w:ins w:id="10" w:author="Author" w:date="2026-08-10T15:40:59Z">
        <w:r>
          <w:t xml:space="preserve">All supervised </w:t>
        </w:r>
        <w:r>
          <w:rPr>
            <w:i/>
          </w:rPr>
          <w:t>Listeria</w:t>
        </w:r>
        <w:r>
          <w:t xml:space="preserve"> models were evaluated using five repeated lineage-grouped train, development, and test splits. Group labels were used to reduce lineage leakage. Thresholds and model choices were selected on development data, and final metrics were calculated on held-out test data. Mean and standard deviation (SD) were reported across the five repeated splits. Because the five split-level estimates are few and arise from overlapping repeated partitions rather than independent samples, we did not present them as inferential confidence intervals. Balanced accuracy was used as the primary metric because the endpoint was binary and class balance varied by split. ROC AUC and Brier score were secondary metrics. A dummy prior classifier was included as a metric floor.</w:t>
        </w:r>
      </w:ins>
    </w:p>
    <w:p>
      <w:pPr>
        <w:pStyle w:val="Normal"/>
        <w:jc w:val="both"/>
        <w:rPr/>
      </w:pPr>
      <w:r>
        <w:rPr>
          <w:sz w:val="24"/>
        </w:rPr>
        <w:t>Balanced accuracy was chosen because ordinary accuracy can be misleading when one class is more common than the other. It averages sensitivity and specificity, so a model must perform on both tolerant and non-tolerant isolates. ROC AUC was used to assess ranking ability across thresholds. Brier score was used as a simple probability-quality measure, where lower values indicate better calibrated or more correct probabilistic predictions. These metrics answer different questions. Balanced accuracy asks whether the final classifier makes useful decisions. ROC AUC asks whether scores rank positive isolates above negative isolates. Brier score asks whether predicted probabilities are numerically reliable.</w:t>
      </w:r>
    </w:p>
    <w:p>
      <w:pPr>
        <w:pStyle w:val="Heading2"/>
        <w:jc w:val="both"/>
        <w:rPr/>
      </w:pPr>
      <w:r>
        <w:rPr>
          <w:sz w:val="24"/>
        </w:rPr>
        <w:t>Sequence and embedding models</w:t>
      </w:r>
    </w:p>
    <w:p>
      <w:pPr>
        <w:pStyle w:val="Normal"/>
        <w:jc w:val="both"/>
        <w:rPr/>
      </w:pPr>
      <w:r>
        <w:rPr>
          <w:sz w:val="24"/>
        </w:rPr>
        <w:t xml:space="preserve">Sparse k-mer models used sampled genomic windows, TF-IDF vectorization, and logistic regression with L1, L2, or elastic-net regularization. In simple terms, these models count short DNA words and learn whether some words are more common in tolerant or non-tolerant isolates. DNABERT2 models used frozen embeddings from the published DNABERT2 model (Zhou et al. 2024). In this case, the large DNA model was used only to convert sequence windows into numerical features; it was not retrained on the </w:t>
      </w:r>
      <w:r>
        <w:rPr>
          <w:i/>
          <w:iCs/>
          <w:sz w:val="24"/>
        </w:rPr>
        <w:t>Listeria</w:t>
      </w:r>
      <w:r>
        <w:rPr>
          <w:sz w:val="24"/>
        </w:rPr>
        <w:t xml:space="preserve"> labels. The embedding classifier was regularized logistic regression with L1, L2, or elastic-net penalties.</w:t>
      </w:r>
    </w:p>
    <w:p>
      <w:pPr>
        <w:pStyle w:val="Normal"/>
        <w:jc w:val="both"/>
        <w:rPr/>
      </w:pPr>
      <w:r>
        <w:rPr>
          <w:sz w:val="24"/>
        </w:rPr>
        <w:t>A known-QAC determinant rule was evaluated as an interpretable biological comparator. This was important because the main question was not whether a complex model could produce a number, but whether it added value beyond known biology. A stacked model then combined the k-mer L2 score, the best DNABERT2 regularized score, and the QAC rule score in a logistic meta-model. Because the data set was small, the stack was considered secondary and exploratory. It was included to test whether the sequence models added useful information to the QAC rule, not to create a final black-box product.</w:t>
      </w:r>
    </w:p>
    <w:p>
      <w:pPr>
        <w:pStyle w:val="Heading2"/>
        <w:jc w:val="both"/>
        <w:rPr/>
      </w:pPr>
      <w:r>
        <w:rPr>
          <w:sz w:val="24"/>
        </w:rPr>
        <w:t>Curated-reference fragment task</w:t>
      </w:r>
    </w:p>
    <w:p>
      <w:pPr>
        <w:pStyle w:val="Normal"/>
        <w:jc w:val="both"/>
        <w:rPr/>
      </w:pPr>
      <w:r>
        <w:rPr>
          <w:sz w:val="24"/>
        </w:rPr>
        <w:t>MEGARes 3.0 was used as a curated nucleotide reference source for antimicrobial, biocide, and metal resistance determinants (Bonin et al. 2023). A binary biocide-relevance task contrasted biocide-relevant sequences against metal-only sequences. DNABERT2 plus XGBoost and k-mer random forest models were evaluated under full sequence, 1 percent synthetic nucleotide noise, and 500 bp partial-fragment conditions. This task was not an isolate-level tolerance benchmark. It was used to test whether sequence models could recover curated biocide-relevant reference classes.</w:t>
      </w:r>
    </w:p>
    <w:p>
      <w:pPr>
        <w:pStyle w:val="Heading2"/>
        <w:jc w:val="both"/>
        <w:rPr/>
      </w:pPr>
      <w:r>
        <w:rPr>
          <w:sz w:val="24"/>
        </w:rPr>
        <w:t>Public non-</w:t>
      </w:r>
      <w:r>
        <w:rPr>
          <w:i/>
          <w:iCs/>
          <w:sz w:val="24"/>
        </w:rPr>
        <w:t>Listeria</w:t>
      </w:r>
      <w:r>
        <w:rPr>
          <w:sz w:val="24"/>
        </w:rPr>
        <w:t xml:space="preserve"> data audit</w:t>
      </w:r>
    </w:p>
    <w:p>
      <w:pPr>
        <w:pStyle w:val="Normal"/>
        <w:jc w:val="both"/>
        <w:rPr/>
      </w:pPr>
      <w:r>
        <w:rPr>
          <w:sz w:val="24"/>
        </w:rPr>
        <w:t xml:space="preserve">Public studies were audited for three criteria: row-level disinfectant phenotype labels, strain or isolate identifiers, and public genome or assembly accessions that could be mapped to those same rows. All three were required. A paper with phenotypes but no public genomes cannot train a genome model. A BioProject with genomes but no row-level disinfectant labels cannot train a supervised tolerance model. A figure showing aggregate susceptibility patterns cannot be safely converted into isolate labels unless the underlying row-level data are available. The audit included </w:t>
      </w:r>
      <w:r>
        <w:rPr>
          <w:i/>
          <w:iCs/>
          <w:sz w:val="24"/>
        </w:rPr>
        <w:t>Pseudomonas aeruginosa</w:t>
      </w:r>
      <w:r>
        <w:rPr>
          <w:sz w:val="24"/>
        </w:rPr>
        <w:t xml:space="preserve"> DDAC data from Pottier et al. (2023), </w:t>
      </w:r>
      <w:r>
        <w:rPr>
          <w:i/>
          <w:iCs/>
          <w:sz w:val="24"/>
        </w:rPr>
        <w:t>Burkholderia cepacia</w:t>
      </w:r>
      <w:r>
        <w:rPr>
          <w:sz w:val="24"/>
        </w:rPr>
        <w:t xml:space="preserve"> complex chlorhexidine and benzalkonium chloride studies, Acinetobacter and Klebsiella biocide studies, Proteus supplemental material, and Enterococcus or hospital-environment near misses. Studies lacking row-level phenotype-genome linkage were excluded from supervised modelling.</w:t>
      </w:r>
    </w:p>
    <w:p>
      <w:pPr>
        <w:pStyle w:val="Heading2"/>
        <w:jc w:val="both"/>
        <w:rPr/>
      </w:pPr>
      <w:del w:id="11" w:author="Author" w:date="2026-08-10T15:40:59Z">
        <w:r>
          <w:delText>Pharmaceutical-water exploratory screen</w:delText>
        </w:r>
      </w:del>
      <w:ins w:id="12" w:author="Author" w:date="2026-08-10T15:40:59Z">
        <w:r>
          <w:t>Exploratory bioinformatic prioritization of pharmaceutical-water candidate regions</w:t>
        </w:r>
      </w:ins>
    </w:p>
    <w:p>
      <w:pPr>
        <w:pStyle w:val="Normal"/>
        <w:jc w:val="both"/>
        <w:rPr/>
      </w:pPr>
      <w:del w:id="13" w:author="Author" w:date="2026-08-10T15:40:59Z">
        <w:r>
          <w:delText>Public assemblies from Burkholderia cepacia complex, Ralstonia pickettii, Pseudomonas aeruginosa, and Stenotrophomonas maltophilia were screened as exploratory pharmaceutical-water-relevant organisms. These organisms were selected because they are relevant to water systems, aqueous products, opportunistic contamination, or healthcare-associated environmental persistence. Candidate regions were scored using MEGARes hits, AMRFinderPlus annotations, BacMet biocide or QAC-associated evidence, and selective DNABERT2 biocide-relevance scores. The AMRFinderPlus database version used in the project was 2026-05-15.1. These outputs were interpreted only as candidate-region prioritization, not as phenotype-validated tolerance prediction.</w:delText>
        </w:r>
      </w:del>
      <w:ins w:id="14" w:author="Author" w:date="2026-08-10T15:40:59Z">
        <w:r>
          <w:t xml:space="preserve">Public assemblies from </w:t>
        </w:r>
        <w:r>
          <w:rPr>
            <w:i/>
          </w:rPr>
          <w:t>Burkholderia cepacia complex</w:t>
        </w:r>
        <w:r>
          <w:t xml:space="preserve">, </w:t>
        </w:r>
        <w:r>
          <w:rPr>
            <w:i/>
          </w:rPr>
          <w:t>Ralstonia pickettii</w:t>
        </w:r>
        <w:r>
          <w:t xml:space="preserve">, </w:t>
        </w:r>
        <w:r>
          <w:rPr>
            <w:i/>
          </w:rPr>
          <w:t>Pseudomonas aeruginosa</w:t>
        </w:r>
        <w:r>
          <w:t xml:space="preserve">, and </w:t>
        </w:r>
        <w:r>
          <w:rPr>
            <w:i/>
          </w:rPr>
          <w:t>Stenotrophomonas maltophilia</w:t>
        </w:r>
        <w:r>
          <w:t xml:space="preserve"> were screened only for exploratory bioinformatic prioritization. Candidate regions were ranked using MEGARes hits, AMRFinderPlus annotations, BacMet biocide- or QAC-associated evidence, and selective DNABERT2 biocide-relevance scores (AMRFinderPlus database version 2026-05-15.1). The endpoint was multi-channel annotation support, not measured survival, MIC, or phenotype-validated tolerance.</w:t>
        </w:r>
      </w:ins>
    </w:p>
    <w:p>
      <w:pPr>
        <w:pStyle w:val="Normal"/>
        <w:jc w:val="both"/>
        <w:rPr/>
      </w:pPr>
      <w:del w:id="15" w:author="Author" w:date="2026-08-10T15:40:59Z">
        <w:r>
          <w:delText>The exploratory score was intended to help decide what to inspect first, not to replace experimental testing. Regions supported by several evidence channels were considered stronger candidates for future work than regions supported by only one signal. For example, a region near an efflux-associated annotation and a BacMet biocide-associated hit was treated as more biologically interpretable than a high sequence-model score alone.</w:delText>
        </w:r>
      </w:del>
      <w:ins w:id="16" w:author="Author" w:date="2026-08-10T15:40:59Z">
        <w:r>
          <w:t>The ranking was intended to select regions for experimental follow-up. Regions supported by multiple annotation channels were prioritized over regions supported by a DNA-model score alone; no organism-level tolerance classification was assigned.</w:t>
        </w:r>
      </w:ins>
    </w:p>
    <w:p>
      <w:pPr>
        <w:pStyle w:val="Heading1"/>
        <w:jc w:val="both"/>
        <w:rPr/>
      </w:pPr>
      <w:r>
        <w:rPr>
          <w:sz w:val="24"/>
        </w:rPr>
        <w:t>Results</w:t>
      </w:r>
    </w:p>
    <w:p>
      <w:pPr>
        <w:pStyle w:val="Normal"/>
        <w:jc w:val="both"/>
        <w:rPr/>
      </w:pPr>
      <w:r>
        <w:rPr>
          <w:sz w:val="24"/>
        </w:rPr>
        <w:t xml:space="preserve">Known QAC determinant calls outperformed sequence-only models in the </w:t>
      </w:r>
      <w:r>
        <w:rPr>
          <w:i/>
          <w:iCs/>
          <w:sz w:val="24"/>
        </w:rPr>
        <w:t>Listeria</w:t>
      </w:r>
      <w:r>
        <w:rPr>
          <w:sz w:val="24"/>
        </w:rPr>
        <w:t xml:space="preserve"> benchmark</w:t>
      </w:r>
    </w:p>
    <w:p>
      <w:pPr>
        <w:pStyle w:val="Normal"/>
        <w:jc w:val="both"/>
        <w:rPr/>
      </w:pPr>
      <w:del w:id="17" w:author="Author" w:date="2026-08-10T15:40:59Z">
        <w:r>
          <w:delText>The final grouped benchmark showed a clear hierarchy. The known-QAC determinant rule achieved balanced accuracy 0.961 +/- 0.057 and ROC AUC 0.961 +/- 0.057 across five repeated grouped splits. The stacked model combining k-mer, DNABERT2, and QAC scores achieved balanced accuracy 0.915 +/- 0.023 and ROC AUC 0.958 +/- 0.059. Thus, stacking did not improve the primary metric over the fixed QAC rule, although its ROC AUC remained high.</w:delText>
        </w:r>
      </w:del>
      <w:ins w:id="18" w:author="Author" w:date="2026-08-10T15:40:59Z">
        <w:r>
          <w:t>The grouped benchmark showed a clear performance hierarchy (Table 1; Figure 2). Across five repeated grouped splits, the known-QAC determinant rule had the highest balanced accuracy (mean ± SD, 0.961 ± 0.057) and ROC AUC (0.961 ± 0.057). The combined model ranked second for balanced accuracy (0.915 ± 0.023) and had ROC AUC 0.958 ± 0.059. Thus, adding k-mer and DNABERT2 scores did not improve the primary metric over the fixed QAC rule.</w:t>
        </w:r>
      </w:ins>
    </w:p>
    <w:p>
      <w:pPr>
        <w:pStyle w:val="Normal"/>
        <w:jc w:val="both"/>
        <w:rPr/>
      </w:pPr>
      <w:r>
        <w:rPr>
          <w:sz w:val="24"/>
        </w:rPr>
        <w:t>This result is important because the strongest model was not the most computationally complex model. The fixed QAC rule had a clear biological interpretation and performed better than the learned stack on the main classification metric. The stack still had a high ROC AUC, which suggests that combining signals can rank isolates well. However, the primary practical question was whether the final classifier separated tolerant and non-tolerant isolates under grouped evaluation. By that standard, the QAC rule was the strongest model in this public subset.</w:t>
      </w:r>
    </w:p>
    <w:p>
      <w:pPr>
        <w:pStyle w:val="Normal"/>
        <w:jc w:val="both"/>
        <w:rPr/>
      </w:pPr>
      <w:del w:id="19" w:author="Author" w:date="2026-08-10T15:40:59Z">
        <w:r>
          <w:delText>Frozen DNABERT2 embeddings showed weak to moderate standalone signal. The best DNABERT2 regularized model, elastic-net logistic regression, achieved balanced accuracy 0.570 +/- 0.110 and ROC AUC 0.582 +/- 0.085. Sparse k-mer models did not beat the dummy prior baseline on grouped balanced accuracy. The k-mer L2 model achieved balanced accuracy 0.493 +/- 0.036 and ROC AUC 0.571 +/- 0.050, while the dummy prior classifier gave balanced accuracy 0.500 and ROC AUC 0.500. The model comparison is provided in Table 1 and Figure 2.</w:delText>
        </w:r>
      </w:del>
      <w:ins w:id="20" w:author="Author" w:date="2026-08-10T15:40:59Z">
        <w:r>
          <w:t>Frozen DNABERT2 representations showed weak standalone phenotype-prediction signal. The best DNABERT2 classifier, elastic-net logistic regression, achieved balanced accuracy 0.570 ± 0.110 and ROC AUC 0.582 ± 0.085. The k-mer L2 model achieved balanced accuracy 0.493 ± 0.036 and ROC AUC 0.571 ± 0.050, compared with 0.500 for both metrics for the dummy classifier. Table 1 and Figure 2 present models in performance order and identify error bars as SD across the five grouped splits.</w:t>
        </w:r>
      </w:ins>
    </w:p>
    <w:p>
      <w:pPr>
        <w:pStyle w:val="Normal"/>
        <w:jc w:val="both"/>
        <w:rPr/>
      </w:pPr>
      <w:r>
        <w:rPr>
          <w:sz w:val="24"/>
        </w:rPr>
        <w:t xml:space="preserve">These results do not support a claim that DNABERT2 is superior to known biology for this endpoint. They instead support the narrower claim that known QAC determinants explain most of the labeled benzalkonium chloride tolerance signal in this public </w:t>
      </w:r>
      <w:r>
        <w:rPr>
          <w:i/>
          <w:iCs/>
          <w:sz w:val="24"/>
        </w:rPr>
        <w:t>Listeria</w:t>
      </w:r>
      <w:r>
        <w:rPr>
          <w:sz w:val="24"/>
        </w:rPr>
        <w:t xml:space="preserve"> subset, and that frozen DNABERT2 embeddings are best treated as secondary evidence. For non-coding readers, the key point is that a large pretrained DNA model did not automatically outperform a small rule based on known resistance biology. This does not mean that DNA language models are useless. It means that their value must be tested against simpler and more interpretable alternatives.</w:t>
      </w:r>
    </w:p>
    <w:p>
      <w:pPr>
        <w:pStyle w:val="Normal"/>
        <w:jc w:val="both"/>
        <w:rPr/>
      </w:pPr>
      <w:r>
        <w:rPr>
          <w:sz w:val="24"/>
        </w:rPr>
        <w:t>MEGARes fragment classification supported sequence-model use as a reference-screening tool</w:t>
      </w:r>
    </w:p>
    <w:p>
      <w:pPr>
        <w:pStyle w:val="Normal"/>
        <w:jc w:val="both"/>
        <w:rPr/>
      </w:pPr>
      <w:del w:id="21" w:author="Author" w:date="2026-08-10T15:40:59Z">
        <w:r>
          <w:delText>The curated-reference task gave a different result because its endpoint was reference-class membership rather than measured isolate tolerance. In the full-fragment condition, DNABERT2 plus XGBoost reached calibrated balanced accuracy 0.731 +/- 0.040 and calibrated ROC AUC 0.802 +/- 0.042. The k-mer random forest reached calibrated balanced accuracy 0.708 +/- 0.041 and calibrated ROC AUC 0.809 +/- 0.034. Under 1 percent synthetic nucleotide noise, DNABERT2 plus XGBoost retained calibrated balanced accuracy 0.731 +/- 0.040. Under 500 bp partial fragments, performance decreased, with DNABERT2 plus XGBoost at calibrated balanced accuracy 0.651 +/- 0.040 and k-mer random forest at 0.699 +/- 0.064. These results support use of sequence models for curated-reference screening, but not direct MIC prediction.</w:delText>
        </w:r>
      </w:del>
      <w:ins w:id="22" w:author="Author" w:date="2026-08-10T15:40:59Z">
        <w:r>
          <w:t>The curated-reference task had a different endpoint: classification of reference-sequence fragments, not prediction of measured isolate tolerance. For full fragments, DNABERT2 plus XGBoost reached calibrated balanced accuracy 0.731 ± 0.040 and ROC AUC 0.802 ± 0.042; k-mer random forest reached 0.708 ± 0.041 and 0.809 ± 0.034, respectively. Performance was similar under 1% synthetic nucleotide noise and lower for 500-bp partial fragments (Table 3; Figure 2D). These results support sequence-fragment screening against curated reference classes, but cannot be interpreted as MIC or tolerance prediction.</w:t>
        </w:r>
      </w:ins>
    </w:p>
    <w:p>
      <w:pPr>
        <w:pStyle w:val="Heading2"/>
        <w:jc w:val="both"/>
        <w:rPr/>
      </w:pPr>
      <w:r>
        <w:rPr>
          <w:sz w:val="24"/>
        </w:rPr>
        <w:t>Public non-</w:t>
      </w:r>
      <w:r>
        <w:rPr>
          <w:i/>
          <w:iCs/>
          <w:sz w:val="24"/>
        </w:rPr>
        <w:t>Listeria</w:t>
      </w:r>
      <w:r>
        <w:rPr>
          <w:sz w:val="24"/>
        </w:rPr>
        <w:t xml:space="preserve"> phenotype-genome linkage was the limiting factor</w:t>
      </w:r>
    </w:p>
    <w:p>
      <w:pPr>
        <w:pStyle w:val="Normal"/>
        <w:jc w:val="both"/>
        <w:rPr/>
      </w:pPr>
      <w:r>
        <w:rPr>
          <w:sz w:val="24"/>
        </w:rPr>
        <w:t>The public data audit found that several non-</w:t>
      </w:r>
      <w:r>
        <w:rPr>
          <w:i/>
          <w:iCs/>
          <w:sz w:val="24"/>
        </w:rPr>
        <w:t>Listeria</w:t>
      </w:r>
      <w:r>
        <w:rPr>
          <w:sz w:val="24"/>
        </w:rPr>
        <w:t xml:space="preserve"> organisms were biologically relevant but not ready for supervised modelling. Pottier et al. (2023) reported DDAC susceptibility for </w:t>
      </w:r>
      <w:r>
        <w:rPr>
          <w:i/>
          <w:iCs/>
          <w:sz w:val="24"/>
        </w:rPr>
        <w:t>Pseudomonas aeruginosa</w:t>
      </w:r>
      <w:r>
        <w:rPr>
          <w:sz w:val="24"/>
        </w:rPr>
        <w:t xml:space="preserve"> and public sequencing for 77 isolates, but the public figshare phenotype material available to this workflow consisted of figure or image files rather than a row-level DDAC table that could be linked to assemblies. </w:t>
      </w:r>
      <w:r>
        <w:rPr>
          <w:i/>
          <w:iCs/>
          <w:sz w:val="24"/>
        </w:rPr>
        <w:t>Burkholderia cepacia</w:t>
      </w:r>
      <w:r>
        <w:rPr>
          <w:sz w:val="24"/>
        </w:rPr>
        <w:t xml:space="preserve"> complex studies provided row-level chlorhexidine and benzalkonium chloride phenotypes for 75 strains, but only nine strains had straightforward public assembly matches in the automated audit. Acinetobacter and Klebsiella studies, and the Proteus workbook supplied during this project, were also near misses because row-level phenotype-genome linkage was absent or incomplete. These findings are summarized in Table 2.</w:t>
      </w:r>
    </w:p>
    <w:p>
      <w:pPr>
        <w:pStyle w:val="Normal"/>
        <w:jc w:val="both"/>
        <w:rPr/>
      </w:pPr>
      <w:r>
        <w:rPr>
          <w:sz w:val="24"/>
        </w:rPr>
        <w:t>This negative audit is a result, not only a logistical problem. It shows why many apparently attractive public biocide studies cannot immediately become supervised machine-learning benchmarks. For a defensible model, each row must connect the same isolate to both the phenotype and the genome. Without that connection, any labels assigned to genomes would be assumptions rather than data. The audit therefore prevented a stronger-looking but weaker scientific claim.</w:t>
      </w:r>
    </w:p>
    <w:p>
      <w:pPr>
        <w:pStyle w:val="Normal"/>
        <w:jc w:val="both"/>
        <w:rPr/>
      </w:pPr>
      <w:del w:id="23" w:author="Author" w:date="2026-08-10T15:40:59Z">
        <w:r>
          <w:delText>Pharmaceutical-water screening identified candidate regions but not validated tolerance predictions</w:delText>
        </w:r>
      </w:del>
      <w:ins w:id="24" w:author="Author" w:date="2026-08-10T15:40:59Z">
        <w:r>
          <w:t>Exploratory bioinformatic prioritization identified candidate regions for testing</w:t>
        </w:r>
      </w:ins>
    </w:p>
    <w:p>
      <w:pPr>
        <w:pStyle w:val="Normal"/>
        <w:jc w:val="both"/>
        <w:rPr/>
      </w:pPr>
      <w:del w:id="25" w:author="Author" w:date="2026-08-10T15:40:59Z">
        <w:r>
          <w:delText>The exploratory pharmaceutical-water screen evaluated 1076 genomic regions, including 676 MEGARes-hit regions and 400 background regions. Among these, 338 regions had nearby AMRFinderPlus evidence, 229 had nearby BacMet biocide-protein evidence, and 33 had nearby BacMet QAC-protein evidence. Candidate regions with multiple evidence channels included Burkholderia cepacia complex regions near norM or pmpM, Pseudomonas aeruginosa regions near mexA, mexB, mexE, mexF, and qacEdelta1-associated sul1 regions, and Stenotrophomonas maltophilia regions near sme or smr-associated annotations. The top-ranked regions are listed in Table 4 and visualized in Figure 4.</w:delText>
        </w:r>
      </w:del>
      <w:ins w:id="26" w:author="Author" w:date="2026-08-10T15:40:59Z">
        <w:r>
          <w:t>The exploratory screen evaluated 1,076 regions: 676 MEGARes-hit regions and 400 background regions. Of these, 338 had nearby AMRFinderPlus evidence, 229 had nearby BacMet biocide-protein evidence, and 33 had nearby BacMet QAC-protein evidence. A concise set of representative, multi-channel candidates is shown in Table 4; the complete candidate list is retained in the Supplementary Material. These region-level rankings are hypotheses for experimental follow-up, not organism-level tolerance predictions.</w:t>
        </w:r>
      </w:ins>
    </w:p>
    <w:p>
      <w:pPr>
        <w:pStyle w:val="Normal"/>
        <w:jc w:val="both"/>
        <w:rPr/>
      </w:pPr>
      <w:del w:id="27" w:author="Author" w:date="2026-08-10T15:40:59Z">
        <w:r>
          <w:delText>These results should be used to prioritize hypotheses for future experimental work. They do not show that the organisms are tolerant to benzalkonium chloride, DDAC, chlorhexidine, peracetic acid, or sodium hypochlorite. Phenotype testing would be required before any validated pharmaceutical-water tolerance model could be claimed.</w:delText>
        </w:r>
      </w:del>
      <w:ins w:id="28" w:author="Author" w:date="2026-08-10T15:40:59Z">
        <w:r>
          <w:t>No inference was made about survival in benzalkonium chloride, didecyldimethylammonium chloride, chlorhexidine, peracetic acid, or sodium hypochlorite. Such claims require matched phenotype testing under defined exposure conditions.</w:t>
        </w:r>
      </w:ins>
    </w:p>
    <w:p>
      <w:pPr>
        <w:pStyle w:val="Heading1"/>
        <w:jc w:val="both"/>
        <w:rPr/>
      </w:pPr>
      <w:r>
        <w:rPr>
          <w:sz w:val="24"/>
        </w:rPr>
        <w:t>Discussion</w:t>
      </w:r>
    </w:p>
    <w:p>
      <w:pPr>
        <w:pStyle w:val="Normal"/>
        <w:jc w:val="both"/>
        <w:rPr/>
      </w:pPr>
      <w:del w:id="29" w:author="Author" w:date="2026-08-10T15:40:59Z">
        <w:r>
          <w:delText>The main scientific result is conservative but useful: for public Listeria monocytogenes benzalkonium chloride tolerance labels, a known-QAC determinant rule was stronger than frozen DNABERT2 embeddings, sparse k-mer models, and a small stacked ensemble. This agrees with the broader lesson from Gmeiner et al. (2025), who found that conventional whole-genome machine learning could predict Listeria disinfectant tolerance when measured labels were available. Our public-subset result is not a performance improvement over that study. It is a leakage-aware comparison showing that, under stricter and smaller public-data constraints, the interpretable biological determinant remains the dominant signal.</w:delText>
        </w:r>
      </w:del>
      <w:ins w:id="30" w:author="Author" w:date="2026-08-10T15:40:59Z">
        <w:r>
          <w:t xml:space="preserve">The main result is conservative but methodologically informative: in a public 197-isolate </w:t>
        </w:r>
        <w:r>
          <w:rPr>
            <w:i/>
          </w:rPr>
          <w:t>Listeria monocytogenes</w:t>
        </w:r>
        <w:r>
          <w:t xml:space="preserve"> benchmark, a known-QAC determinant rule outperformed frozen DNABERT2 representations, sparse k-mer models, and a small combined model under repeated lineage-grouped evaluation. This does not claim a biological discovery beyond Gmeiner et al. (2025), nor a performance improvement over their larger study. The contribution is a reproducible public-subset comparison that applies the same leakage-aware design to simple baselines, known determinants, and a genome language model, and shows that model complexity did not add value to the primary metric.</w:t>
        </w:r>
      </w:ins>
    </w:p>
    <w:p>
      <w:pPr>
        <w:pStyle w:val="Normal"/>
        <w:jc w:val="both"/>
        <w:rPr/>
      </w:pPr>
      <w:r>
        <w:rPr>
          <w:sz w:val="24"/>
        </w:rPr>
        <w:t>This is a useful message for the field because it pushes back against a simple "new model is better" story. The best comparator in Gmeiner et al. (2025) was not a transformer model; it was a regularized model using whole-genome-derived features. In the present public subset, the strongest result was even simpler: a known-QAC determinant rule. This does not reduce the value of machine learning. Instead, it clarifies where machine learning is needed. If a phenotype is strongly associated with a known determinant, a transparent rule may be enough for a first-pass classifier. More complex models become most useful when they explain residual cases, generalize to new mechanisms, or integrate evidence across weak signals.</w:t>
      </w:r>
    </w:p>
    <w:p>
      <w:pPr>
        <w:pStyle w:val="Normal"/>
        <w:jc w:val="both"/>
        <w:rPr/>
      </w:pPr>
      <w:del w:id="31" w:author="Author" w:date="2026-08-10T15:40:59Z">
        <w:r>
          <w:delText>This matters because genome language models are increasingly accessible and can be tempting to use as black-box predictors. DNABERT2 is a strong and efficient foundation model for genomic sequence representation (Zhou et al. 2024), and recent AMR gene classification studies show that language-model methods can contribute to sequence classification tasks (Yoo et al. 2025). However, disinfectant tolerance is a phenotype, not only a sequence class. The Listeria benchmark shows that embeddings alone should not be substituted for measured MICs, determinant biology, and leakage-aware validation.</w:delText>
        </w:r>
      </w:del>
      <w:ins w:id="32" w:author="Author" w:date="2026-08-10T15:40:59Z">
        <w:r>
          <w:t xml:space="preserve">Genome language models are increasingly accessible and can be tempting to use as direct predictors. DNABERT2 is a foundation model for genomic sequence representation (Zhou et al. 2024), and language-model methods can contribute to curated gene- or fragment-classification tasks (Yoo et al. 2025). Those endpoints differ from phenotype prediction. In this study, the MEGARes task classified sequence fragments by curated reference class, whereas the </w:t>
        </w:r>
        <w:r>
          <w:rPr>
            <w:i/>
          </w:rPr>
          <w:t>Listeria</w:t>
        </w:r>
        <w:r>
          <w:t xml:space="preserve"> benchmark predicted an isolate-level phenotype linked to measured MIC data. Performance on the fragment task therefore cannot establish that an organism is tolerant to a disinfectant.</w:t>
        </w:r>
      </w:ins>
    </w:p>
    <w:p>
      <w:pPr>
        <w:pStyle w:val="Normal"/>
        <w:jc w:val="both"/>
        <w:rPr/>
      </w:pPr>
      <w:r>
        <w:rPr>
          <w:sz w:val="24"/>
        </w:rPr>
        <w:t xml:space="preserve">A practical interpretation is that genome language models should be treated as one evidence channel. In this study, DNABERT2 was useful enough to include in a model ladder and in a curated-reference screening task, but it was not strong enough as a standalone </w:t>
      </w:r>
      <w:r>
        <w:rPr>
          <w:i/>
          <w:iCs/>
          <w:sz w:val="24"/>
        </w:rPr>
        <w:t>Listeria</w:t>
      </w:r>
      <w:r>
        <w:rPr>
          <w:sz w:val="24"/>
        </w:rPr>
        <w:t xml:space="preserve"> tolerance classifier. This is still informative. A weak or moderate result under a careful validation design is more useful than a high score produced by a leaky or poorly defined benchmark. It tells researchers where the method is not yet sufficient.</w:t>
      </w:r>
    </w:p>
    <w:p>
      <w:pPr>
        <w:pStyle w:val="Normal"/>
        <w:jc w:val="both"/>
        <w:rPr/>
      </w:pPr>
      <w:del w:id="33" w:author="Author" w:date="2026-08-10T15:40:59Z">
        <w:r>
          <w:delText>The pharmaceutical-water part of the workflow is intentionally labelled exploratory. Burkholderia cepacia complex, Pseudomonas aeruginosa, Ralstonia pickettii, and Stenotrophomonas maltophilia are relevant to water systems, aqueous products, or opportunistic contamination contexts, and Bcc has a particularly strong connection to water-based pharmaceutical product risk (Tavares et al. 2020). Yet relevance is not the same as a supervised label. The public data audit showed that the current barrier is not lack of genomes, but lack of machine-readable, row-level disinfectant phenotypes linked to those genomes.</w:delText>
        </w:r>
      </w:del>
      <w:ins w:id="34" w:author="Author" w:date="2026-08-10T15:40:59Z">
        <w:r>
          <w:t xml:space="preserve">The pharmaceutical-water extension was restricted to exploratory bioinformatic prioritization. </w:t>
        </w:r>
        <w:r>
          <w:rPr>
            <w:i/>
          </w:rPr>
          <w:t>Burkholderia cepacia complex</w:t>
        </w:r>
        <w:r>
          <w:t xml:space="preserve">, </w:t>
        </w:r>
        <w:r>
          <w:rPr>
            <w:i/>
          </w:rPr>
          <w:t>Pseudomonas aeruginosa</w:t>
        </w:r>
        <w:r>
          <w:t xml:space="preserve">, </w:t>
        </w:r>
        <w:r>
          <w:rPr>
            <w:i/>
          </w:rPr>
          <w:t>Ralstonia pickettii</w:t>
        </w:r>
        <w:r>
          <w:t xml:space="preserve">, and </w:t>
        </w:r>
        <w:r>
          <w:rPr>
            <w:i/>
          </w:rPr>
          <w:t>Stenotrophomonas maltophilia</w:t>
        </w:r>
        <w:r>
          <w:t xml:space="preserve"> are relevant to water systems, aqueous products, or opportunistic contamination, but relevance and multi-channel genomic annotation are not supervised phenotype labels. The public-data audit identified the principal barrier as the lack of machine-readable, row-level disinfectant phenotypes linked to the available genomes.</w:t>
        </w:r>
      </w:ins>
    </w:p>
    <w:p>
      <w:pPr>
        <w:pStyle w:val="Normal"/>
        <w:jc w:val="both"/>
        <w:rPr/>
      </w:pPr>
      <w:del w:id="35" w:author="Author" w:date="2026-08-10T15:40:59Z">
        <w:r>
          <w:delText>This distinction is important for pharmaceutical and regulatory audiences. A genomic screen can help choose organisms or regions for follow-up. It can point to efflux-associated loci, QAC-associated annotations, or regions that resemble curated biocide-resistance references. It cannot say that an organism will survive a cleaning process or exceed an MIC threshold unless that endpoint has been measured. The manuscript therefore uses the phrase "exploratory prioritization" for the pharmaceutical-water extension. That language is deliberate. It keeps the result useful without overstating it.</w:delText>
        </w:r>
      </w:del>
      <w:ins w:id="36" w:author="Author" w:date="2026-08-10T15:40:59Z">
        <w:r>
          <w:t>Accordingly, the screen can nominate regions or strains for follow-up but cannot predict survival in a cleaning process or classify tolerance above an MIC threshold. This boundary is especially important for pharmaceutical and regulatory interpretation.</w:t>
        </w:r>
      </w:ins>
    </w:p>
    <w:p>
      <w:pPr>
        <w:pStyle w:val="Normal"/>
        <w:jc w:val="both"/>
        <w:rPr/>
      </w:pPr>
      <w:del w:id="37" w:author="Author" w:date="2026-08-10T15:40:59Z">
        <w:r>
          <w:delText>The study has limitations. First, the supervised Listeria model used a 197-isolate public subset rather than the full data set analysed by Gmeiner et al. (2025). This makes the benchmark reproducible and lightweight, but it reduces statistical power. Second, the QAC rule and the benzalkonium chloride endpoint are biologically close, so high QAC-rule performance should not be generalized to all disinfectants or organisms. Third, DNABERT2 embeddings were frozen and aggregated over sampled windows; fine-tuning, longer-context models, or organism-specific pretraining were not tested. Fourth, the stacked model was exploratory because of the small sample size and should not be treated as a final deployed classifier. Fifth, the pharmaceutical-water organism screen lacked measured MIC or survival labels and must not be interpreted as validated tolerance prediction.</w:delText>
        </w:r>
      </w:del>
      <w:ins w:id="38" w:author="Author" w:date="2026-08-10T15:40:59Z">
        <w:r>
          <w:t>The study has five principal limitations. First, the supervised analysis used only 197 publicly linkable isolates rather than the full data set analysed by Gmeiner et al. (2025), reducing statistical power, precision, and generalizability; the findings are therefore hypothesis-generating. Second, the QAC rule and benzalkonium chloride endpoint are biologically close, so the rule's performance must not be generalized to other disinfectants or organisms. Third, DNABERT2 representations were frozen and aggregated over sampled windows; fine-tuning, longer-context models, and organism-specific pretraining were not tested. Fourth, the combined model was exploratory because of the small sample. Fifth, the pharmaceutical-water screen lacked measured MIC or survival labels and cannot support validated tolerance prediction.</w:t>
        </w:r>
      </w:ins>
    </w:p>
    <w:p>
      <w:pPr>
        <w:pStyle w:val="Normal"/>
        <w:jc w:val="both"/>
        <w:rPr/>
      </w:pPr>
      <w:r>
        <w:rPr>
          <w:sz w:val="24"/>
        </w:rPr>
        <w:t>A further limitation is that genomic presence does not always equal gene expression or functional tolerance. Efflux genes may be silent, regulated differently under stress, or affected by mutations outside the screened region. Conversely, tolerance can arise from physiology, biofilm state, membrane composition, growth phase, or process conditions that are not captured by a genome sequence alone. These issues are not unique to DNABERT2 or to this project. They are general limitations of predicting microbial phenotypes from DNA alone.</w:t>
      </w:r>
    </w:p>
    <w:p>
      <w:pPr>
        <w:pStyle w:val="Normal"/>
        <w:jc w:val="both"/>
        <w:rPr/>
      </w:pPr>
      <w:r>
        <w:rPr>
          <w:sz w:val="24"/>
        </w:rPr>
        <w:t xml:space="preserve">Within those boundaries, the workflow provides a practical template. It starts with an experimentally labelled benchmark, compares black-box sequence models against interpretable biological rules and dummy baselines, audits external data before modelling, and separates validated prediction from exploratory prioritization. This separation is important for regulatory and pharmaceutical contexts, where overstating computational predictions could create false confidence. The most direct next validation step would be targeted MIC or survival testing of top-ranked candidate strains or regions in </w:t>
      </w:r>
      <w:r>
        <w:rPr>
          <w:i/>
          <w:iCs/>
          <w:sz w:val="24"/>
        </w:rPr>
        <w:t>Burkholderia cepacia</w:t>
      </w:r>
      <w:r>
        <w:rPr>
          <w:sz w:val="24"/>
        </w:rPr>
        <w:t xml:space="preserve"> complex, </w:t>
      </w:r>
      <w:r>
        <w:rPr>
          <w:i/>
          <w:iCs/>
          <w:sz w:val="24"/>
        </w:rPr>
        <w:t>Pseudomonas aeruginosa</w:t>
      </w:r>
      <w:r>
        <w:rPr>
          <w:sz w:val="24"/>
        </w:rPr>
        <w:t xml:space="preserve">, and </w:t>
      </w:r>
      <w:r>
        <w:rPr>
          <w:i/>
          <w:iCs/>
          <w:sz w:val="24"/>
        </w:rPr>
        <w:t>Stenotrophomonas maltophilia</w:t>
      </w:r>
      <w:r>
        <w:rPr>
          <w:sz w:val="24"/>
        </w:rPr>
        <w:t xml:space="preserve"> under defined disinfectant exposures.</w:t>
      </w:r>
    </w:p>
    <w:p>
      <w:pPr>
        <w:pStyle w:val="Normal"/>
        <w:jc w:val="both"/>
        <w:rPr/>
      </w:pPr>
      <w:del w:id="39" w:author="Author" w:date="2026-08-10T15:40:59Z">
        <w:r>
          <w:delText>The broader conclusion is simple. Public genomes are abundant, but public disinfectant phenotypes are not. When measured labels exist, they should be used with leakage-aware validation and simple biological baselines. When labels do not exist, genomic language models and curated databases can still help prioritize hypotheses, but they should not be presented as validated tolerance predictors. This is the central contribution of the study: a reproducible workflow and a clear boundary between what the data support and what still needs experimental validation.</w:delText>
        </w:r>
      </w:del>
      <w:ins w:id="40" w:author="Author" w:date="2026-08-10T15:40:59Z">
        <w:r>
          <w:t xml:space="preserve">In conclusion, this small public benchmark supports an evidence hierarchy rather than a definitive general performance claim. Known QAC determinants provided the strongest validated signal for the available </w:t>
        </w:r>
        <w:r>
          <w:rPr>
            <w:i/>
          </w:rPr>
          <w:t>Listeria</w:t>
        </w:r>
        <w:r>
          <w:t xml:space="preserve"> benzalkonium chloride labels, whereas frozen DNABERT2 representations were more appropriately treated as secondary evidence. The result requires confirmation in larger, independent phenotype-linked cohorts. When such labels are unavailable, language models and curated databases may prioritize hypotheses, but must not be presented as validated tolerance predictors. The central contribution is a reproducible leakage-aware comparison and a clear boundary between sequence-fragment classification, phenotype prediction, and exploratory bioinformatic prioritization.</w:t>
        </w:r>
      </w:ins>
    </w:p>
    <w:p>
      <w:pPr>
        <w:pStyle w:val="Heading1"/>
        <w:jc w:val="both"/>
        <w:rPr>
          <w:rFonts w:ascii="Times New Roman" w:hAnsi="Times New Roman"/>
          <w:sz w:val="24"/>
        </w:rPr>
      </w:pPr>
      <w:r>
        <w:rPr>
          <w:sz w:val="24"/>
        </w:rPr>
      </w:r>
      <w:r>
        <w:br w:type="page"/>
      </w:r>
    </w:p>
    <w:p>
      <w:pPr>
        <w:pStyle w:val="Heading1"/>
        <w:jc w:val="both"/>
        <w:rPr>
          <w:rFonts w:ascii="Times New Roman" w:hAnsi="Times New Roman"/>
          <w:sz w:val="24"/>
        </w:rPr>
      </w:pPr>
      <w:r>
        <w:rPr>
          <w:sz w:val="24"/>
        </w:rPr>
        <w:t>Data availability</w:t>
      </w:r>
    </w:p>
    <w:p>
      <w:pPr>
        <w:pStyle w:val="Normal"/>
        <w:jc w:val="both"/>
        <w:rPr/>
      </w:pPr>
      <w:r>
        <w:rPr>
          <w:sz w:val="24"/>
        </w:rPr>
        <w:t xml:space="preserve">The study uses public data and derived project outputs. Public </w:t>
      </w:r>
      <w:r>
        <w:rPr>
          <w:i/>
          <w:iCs/>
          <w:sz w:val="24"/>
        </w:rPr>
        <w:t>Listeria</w:t>
      </w:r>
      <w:r>
        <w:rPr>
          <w:sz w:val="24"/>
        </w:rPr>
        <w:t xml:space="preserve"> </w:t>
      </w:r>
      <w:r>
        <w:rPr>
          <w:i/>
          <w:iCs/>
          <w:sz w:val="24"/>
        </w:rPr>
        <w:t>monocytogenes</w:t>
      </w:r>
      <w:r>
        <w:rPr>
          <w:sz w:val="24"/>
        </w:rPr>
        <w:t xml:space="preserve"> phenotype and accession data were derived from the supplementary material of Gmeiner et al. (2025). Public database resources included MEGARes 3.0, AMRFinderPlus, BacMet, NCBI, ENA, and RefSeq. Derived manifests, reports, notebooks, and scripts are organized in the project repository and should be deposited in a public repository before submission. Accession numbers and data citations should be retained in the deposited manifest files.</w:t>
      </w:r>
    </w:p>
    <w:p>
      <w:pPr>
        <w:pStyle w:val="Heading1"/>
        <w:jc w:val="both"/>
        <w:rPr/>
      </w:pPr>
      <w:r>
        <w:rPr>
          <w:sz w:val="24"/>
        </w:rPr>
        <w:t>Code availability</w:t>
      </w:r>
    </w:p>
    <w:p>
      <w:pPr>
        <w:pStyle w:val="Normal"/>
        <w:jc w:val="both"/>
        <w:rPr/>
      </w:pPr>
      <w:r>
        <w:rPr>
          <w:sz w:val="24"/>
        </w:rPr>
        <w:t>The analysis workflow is implemented as notebooks and Python scripts in the project repository. The final model decision was generated from the project reports using the final publication decision script. The manuscript package was generated from the same reported outputs.</w:t>
      </w:r>
    </w:p>
    <w:p>
      <w:pPr>
        <w:pStyle w:val="Heading1"/>
        <w:jc w:val="both"/>
        <w:rPr/>
      </w:pPr>
      <w:r>
        <w:rPr>
          <w:sz w:val="24"/>
        </w:rPr>
        <w:t>Funding</w:t>
      </w:r>
    </w:p>
    <w:p>
      <w:pPr>
        <w:pStyle w:val="Normal"/>
        <w:jc w:val="both"/>
        <w:rPr/>
      </w:pPr>
      <w:r>
        <w:rPr>
          <w:sz w:val="24"/>
        </w:rPr>
        <w:t>This work received no specific grant from any funding agency in the public, commercial, or not-for-profit sectors.</w:t>
      </w:r>
    </w:p>
    <w:p>
      <w:pPr>
        <w:pStyle w:val="Heading1"/>
        <w:jc w:val="both"/>
        <w:rPr/>
      </w:pPr>
      <w:r>
        <w:rPr>
          <w:sz w:val="24"/>
        </w:rPr>
        <w:t>Conflicts of interest</w:t>
      </w:r>
    </w:p>
    <w:p>
      <w:pPr>
        <w:pStyle w:val="Normal"/>
        <w:jc w:val="both"/>
        <w:rPr/>
      </w:pPr>
      <w:r>
        <w:rPr>
          <w:sz w:val="24"/>
        </w:rPr>
        <w:t>The author declares no conflicts of interest.</w:t>
      </w:r>
    </w:p>
    <w:p>
      <w:pPr>
        <w:pStyle w:val="Heading1"/>
        <w:jc w:val="both"/>
        <w:rPr/>
      </w:pPr>
      <w:r>
        <w:rPr>
          <w:sz w:val="24"/>
        </w:rPr>
        <w:t>Acknowledgements</w:t>
      </w:r>
    </w:p>
    <w:p>
      <w:pPr>
        <w:pStyle w:val="Normal"/>
        <w:jc w:val="both"/>
        <w:rPr/>
      </w:pPr>
      <w:r>
        <w:rPr>
          <w:sz w:val="24"/>
        </w:rPr>
        <w:t>The author acknowledges the investigators who generated and released the public sequencing, phenotype, and curated-reference resources used in this computational study.</w:t>
      </w:r>
    </w:p>
    <w:p>
      <w:pPr>
        <w:pStyle w:val="Heading1"/>
        <w:jc w:val="both"/>
        <w:rPr/>
      </w:pPr>
      <w:r>
        <w:rPr>
          <w:sz w:val="24"/>
        </w:rPr>
        <w:t>References</w:t>
      </w:r>
    </w:p>
    <w:p>
      <w:pPr>
        <w:pStyle w:val="Normal"/>
        <w:jc w:val="both"/>
        <w:rPr/>
      </w:pPr>
      <w:r>
        <w:rPr>
          <w:sz w:val="24"/>
        </w:rPr>
        <w:t xml:space="preserve">Ahn Y, Kim JM, Kweon O, Kim SJ, Jones RC, Woodling K, Gamboa da Costa G, LiPuma JJ, Hussong D, Marasa BS, Cerniglia CE. 2016. Intrinsic resistance of </w:t>
      </w:r>
      <w:r>
        <w:rPr>
          <w:i/>
          <w:iCs/>
          <w:sz w:val="24"/>
        </w:rPr>
        <w:t>Burkholderia cepacia</w:t>
      </w:r>
      <w:r>
        <w:rPr>
          <w:sz w:val="24"/>
        </w:rPr>
        <w:t xml:space="preserve"> complex to benzalkonium chloride. mBio 7:e01716-16. doi:10.1128/mBio.01716-16.</w:t>
      </w:r>
    </w:p>
    <w:p>
      <w:pPr>
        <w:pStyle w:val="Normal"/>
        <w:jc w:val="both"/>
        <w:rPr/>
      </w:pPr>
      <w:r>
        <w:rPr>
          <w:sz w:val="24"/>
        </w:rPr>
        <w:t>Bonin N, Doster E, Worley H, Pinnell LJ, Bravo JE, Ferm PM, Marini S, Prosperi M, Noyes NR, Morley PS, Boucher C. 2023. MEGARes and AMR++, v3.0: an updated comprehensive database of antimicrobial resistance determinants and an improved software pipeline for classification using high-throughput sequencing. Nucleic Acids Research 51:D744-D752. doi:10.1093/nar/gkac1047.</w:t>
      </w:r>
    </w:p>
    <w:p>
      <w:pPr>
        <w:pStyle w:val="Normal"/>
        <w:jc w:val="both"/>
        <w:rPr/>
      </w:pPr>
      <w:del w:id="41" w:author="Author" w:date="2026-08-10T15:40:59Z">
        <w:r>
          <w:delText>Feldgarden M, Brover V, Gonzalez-Escalona N, Frye JG, Haendiges J, Haft DH, Hoffmann M, Pettengill JB, Prasad AB, Tillman GE, Tyson GH, Klimke W. 2021. AMRFinderPlus and the Reference Gene Catalog facilitate examination of the genomic links among antimicrobial resistance, stress response, and virulence. Scientific Reports 11:12728. doi:10.1038/s41598-021-91456-0.</w:delText>
        </w:r>
      </w:del>
      <w:ins w:id="42" w:author="Author" w:date="2026-08-10T15:40:59Z">
        <w:r>
          <w:t xml:space="preserve">Chittrakanwong J, Charoenlap N, Mongkolsuk S, Vattanaviboon P. 2021. </w:t>
        </w:r>
        <w:r>
          <w:rPr>
            <w:i/>
          </w:rPr>
          <w:t>mfsQ</w:t>
        </w:r>
        <w:r>
          <w:t xml:space="preserve"> encoding an MFS efflux pump mediates adaptive protection of </w:t>
        </w:r>
        <w:r>
          <w:rPr>
            <w:i/>
          </w:rPr>
          <w:t>Stenotrophomonas maltophilia</w:t>
        </w:r>
        <w:r>
          <w:t xml:space="preserve"> against benzalkonium chloride. Canadian Journal of Microbiology 67:491-495. doi:10.1139/cjm-2020-0341.</w:t>
        </w:r>
      </w:ins>
    </w:p>
    <w:p>
      <w:pPr>
        <w:pStyle w:val="Normal"/>
        <w:jc w:val="both"/>
        <w:rPr/>
      </w:pPr>
      <w:del w:id="43" w:author="Author" w:date="2026-08-10T15:40:59Z">
        <w:r>
          <w:delText>Gmeiner A, Sakaridis I, Fagerlund A, Heir E, Wagner M, Rychli K, Schoder D. 2025. Quantitative prediction of disinfectant tolerance in Listeria monocytogenes using whole genome sequencing and machine learning. Scientific Reports 15:10382. doi:10.1038/s41598-025-94321-6.</w:delText>
        </w:r>
      </w:del>
      <w:ins w:id="44" w:author="Author" w:date="2026-08-10T15:40:59Z">
        <w:r>
          <w:t>Feldgarden M, Brover V, Gonzalez-Escalona N, Frye JG, Haendiges J, Haft DH, Hoffmann M, Pettengill JB, Prasad AB, Tillman GE, Tyson GH, Klimke W. 2021. AMRFinderPlus and the Reference Gene Catalog facilitate examination of the genomic links among antimicrobial resistance, stress response, and virulence. Scientific Reports 11:12728. doi:10.1038/s41598-021-91456-0.</w:t>
        </w:r>
      </w:ins>
    </w:p>
    <w:p>
      <w:pPr>
        <w:pStyle w:val="Normal"/>
        <w:jc w:val="both"/>
        <w:rPr/>
      </w:pPr>
      <w:del w:id="45" w:author="Author" w:date="2026-08-10T15:40:59Z">
        <w:r>
          <w:delText>Pal C, Bengtsson-Palme J, Rensing CG, Kristiansson E, Larsson DGJ. 2014. BacMet: antibacterial biocide and metal resistance genes database. Nucleic Acids Research 42:D737-D743. doi:10.1093/nar/gkt1252.</w:delText>
        </w:r>
      </w:del>
      <w:ins w:id="46" w:author="Author" w:date="2026-08-10T15:40:59Z">
        <w:r>
          <w:t xml:space="preserve">Gmeiner A, Sakaridis I, Fagerlund A, Heir E, Wagner M, Rychli K, Schoder D. 2025. Quantitative prediction of disinfectant tolerance in </w:t>
        </w:r>
        <w:r>
          <w:rPr>
            <w:i/>
          </w:rPr>
          <w:t>Listeria monocytogenes</w:t>
        </w:r>
        <w:r>
          <w:t xml:space="preserve"> using whole genome sequencing and machine learning. Scientific Reports 15:10382. doi:10.1038/s41598-025-94321-6.</w:t>
        </w:r>
      </w:ins>
    </w:p>
    <w:p>
      <w:pPr>
        <w:pStyle w:val="Normal"/>
        <w:jc w:val="both"/>
        <w:rPr/>
      </w:pPr>
      <w:del w:id="47" w:author="Author" w:date="2026-08-10T15:40:59Z">
        <w:r>
          <w:delText>Pottier M, Gravey F, Castagnet S, Auzou M, Langlois B, Guerin F, Giard JC, Leon A, Le Hello S. 2023. A 10-year microbiological study of Pseudomonas aeruginosa strains revealed the circulation of populations resistant to both carbapenems and quaternary ammonium compounds. Scientific Reports 13:2639. doi:10.1038/s41598-023-29590-0.</w:delText>
        </w:r>
      </w:del>
      <w:ins w:id="48" w:author="Author" w:date="2026-08-10T15:40:59Z">
        <w:r>
          <w:t xml:space="preserve">Kim JM, Ahn Y, LiPuma JJ, Hussong D, Cerniglia CE. 2015. Survival and susceptibility of </w:t>
        </w:r>
        <w:r>
          <w:rPr>
            <w:i/>
          </w:rPr>
          <w:t>Burkholderia cepacia complex</w:t>
        </w:r>
        <w:r>
          <w:t xml:space="preserve"> in chlorhexidine gluconate and benzalkonium chloride. Journal of Industrial Microbiology &amp; Biotechnology 42:905-913. doi:10.1007/s10295-015-1605-x.</w:t>
        </w:r>
      </w:ins>
    </w:p>
    <w:p>
      <w:pPr>
        <w:pStyle w:val="Normal"/>
        <w:jc w:val="both"/>
        <w:rPr/>
      </w:pPr>
      <w:del w:id="49" w:author="Author" w:date="2026-08-10T15:40:59Z">
        <w:r>
          <w:delText>Tavares M, Kozak M, Balola A, Sa-Correia I. 2020. Burkholderia cepacia complex bacteria: a feared contamination risk in water-based pharmaceutical products. Clinical Microbiology Reviews 33:e00139-19. doi:10.1128/CMR.00139-19.</w:delText>
        </w:r>
      </w:del>
      <w:ins w:id="50" w:author="Author" w:date="2026-08-10T15:40:59Z">
        <w:r>
          <w:t>Pal C, Bengtsson-Palme J, Rensing CG, Kristiansson E, Larsson DGJ. 2014. BacMet: antibacterial biocide and metal resistance genes database. Nucleic Acids Research 42:D737-D743. doi:10.1093/nar/gkt1252.</w:t>
        </w:r>
      </w:ins>
    </w:p>
    <w:p>
      <w:pPr>
        <w:pStyle w:val="Normal"/>
        <w:jc w:val="both"/>
        <w:rPr/>
      </w:pPr>
      <w:del w:id="51" w:author="Author" w:date="2026-08-10T15:40:59Z">
        <w:r>
          <w:delText>Yoo H, Shin H, Rosen G. 2025. Can large language models classify and generate antimicrobial resistance genes? In: Proceedings of the 24th Workshop on Biomedical Language Processing. Association for Computational Linguistics, Vienna, Austria, pp. 240-248. doi:10.18653/v1/2025.bionlp-1.21.</w:delText>
        </w:r>
      </w:del>
      <w:ins w:id="52" w:author="Author" w:date="2026-08-10T15:40:59Z">
        <w:r>
          <w:t xml:space="preserve">Pottier M, Gravey F, Castagnet S, Auzou M, Langlois B, Guerin F, Giard JC, Leon A, Le Hello S. 2023. A 10-year microbiological study of </w:t>
        </w:r>
        <w:r>
          <w:rPr>
            <w:i/>
          </w:rPr>
          <w:t>Pseudomonas aeruginosa</w:t>
        </w:r>
        <w:r>
          <w:t xml:space="preserve"> strains revealed the circulation of populations resistant to both carbapenems and quaternary ammonium compounds. Scientific Reports 13:2639. doi:10.1038/s41598-023-29590-0.</w:t>
        </w:r>
      </w:ins>
    </w:p>
    <w:p>
      <w:pPr>
        <w:pStyle w:val="Normal"/>
        <w:spacing w:before="0" w:after="120"/>
        <w:jc w:val="both"/>
        <w:rPr/>
      </w:pPr>
      <w:del w:id="53" w:author="Author" w:date="2026-08-10T15:40:59Z">
        <w:r>
          <w:delText>Zhou Z, Ji Y, Li W, Dutta P, Davuluri R, Liu H. 2024. DNABERT-2: efficient foundation model and benchmark for multi-species genome. arXiv:2306.15006. doi:10.48550/arXiv.2306.15006.</w:delText>
        </w:r>
      </w:del>
      <w:ins w:id="54" w:author="Author" w:date="2026-08-10T15:40:59Z">
        <w:r>
          <w:t xml:space="preserve">Rose H, Baldwin A, Dowson CG, Mahenthiralingam E. 2009. Biocide susceptibility of the </w:t>
        </w:r>
        <w:r>
          <w:rPr>
            <w:i/>
          </w:rPr>
          <w:t>Burkholderia cepacia complex</w:t>
        </w:r>
        <w:r>
          <w:t>. Journal of Antimicrobial Chemotherapy 63:502-510. doi:10.1093/jac/dkn540.</w:t>
        </w:r>
      </w:ins>
    </w:p>
    <w:p>
      <w:ins w:id="55" w:author="Author" w:date="2026-08-10T15:40:59Z">
        <w:r>
          <w:t xml:space="preserve">Rushton L, Sass A, Baldwin A, Dowson CG, Donoghue D, Mahenthiralingam E. 2013. Key role for efflux in the preservative susceptibility and adaptive resistance of </w:t>
        </w:r>
        <w:r>
          <w:rPr>
            <w:i/>
          </w:rPr>
          <w:t>Burkholderia cepacia complex</w:t>
        </w:r>
        <w:r>
          <w:t xml:space="preserve"> bacteria. Antimicrobial Agents and Chemotherapy 57:2972-2980. doi:10.1128/AAC.00140-13.</w:t>
        </w:r>
      </w:ins>
    </w:p>
    <w:p>
      <w:ins w:id="56" w:author="Author" w:date="2026-08-10T15:40:59Z">
        <w:r>
          <w:t xml:space="preserve">Tavares M, Kozak M, Balola A, Sa-Correia I. 2020. </w:t>
        </w:r>
        <w:r>
          <w:rPr>
            <w:i/>
          </w:rPr>
          <w:t>Burkholderia cepacia complex</w:t>
        </w:r>
        <w:r>
          <w:t xml:space="preserve"> bacteria: a feared contamination risk in water-based pharmaceutical products. Clinical Microbiology Reviews 33:e00139-19. doi:10.1128/CMR.00139-19.</w:t>
        </w:r>
      </w:ins>
    </w:p>
    <w:p>
      <w:ins w:id="57" w:author="Author" w:date="2026-08-10T15:40:59Z">
        <w:r>
          <w:t>Yoo H, Shin H, Rosen G. 2025. Can large language models classify and generate antimicrobial resistance genes? In: Proceedings of the 24th Workshop on Biomedical Language Processing. Association for Computational Linguistics, Vienna, Austria, pp. 240-248. doi:10.18653/v1/2025.bionlp-1.21.</w:t>
        </w:r>
      </w:ins>
    </w:p>
    <w:p>
      <w:ins w:id="58" w:author="Author" w:date="2026-08-10T15:40:59Z">
        <w:r>
          <w:t>Zhou Z, Ji Y, Li W, Dutta P, Davuluri R, Liu H. 2024. DNABERT-2: efficient foundation model and benchmark for multi-species genome. arXiv:2306.15006. doi:10.48550/arXiv.2306.15006.</w:t>
        </w:r>
      </w:ins>
    </w:p>
    <w:sectPr>
      <w:footerReference w:type="even" r:id="rId2"/>
      <w:footerReference w:type="default" r:id="rId3"/>
      <w:footerReference w:type="first" r:id="rId4"/>
      <w:type w:val="nextPage"/>
      <w:pgSz w:w="12240" w:h="15840"/>
      <w:pgMar w:left="1440" w:right="1440" w:gutter="0" w:header="0" w:top="1440" w:footer="720"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rPr>
      <w:fldChar w:fldCharType="begin"/>
    </w:r>
    <w:r>
      <w:rPr>
        <w:sz w:val="24"/>
      </w:rPr>
      <w:instrText xml:space="preserve"> PAGE </w:instrText>
    </w:r>
    <w:r>
      <w:rPr>
        <w:sz w:val="24"/>
      </w:rPr>
      <w:fldChar w:fldCharType="separate"/>
    </w:r>
    <w:r>
      <w:rPr>
        <w:sz w:val="24"/>
      </w:rPr>
      <w:t>18</w:t>
    </w:r>
    <w:r>
      <w:rPr>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4"/>
      </w:rPr>
      <w:fldChar w:fldCharType="begin"/>
    </w:r>
    <w:r>
      <w:rPr>
        <w:sz w:val="24"/>
      </w:rPr>
      <w:instrText xml:space="preserve"> PAGE </w:instrText>
    </w:r>
    <w:r>
      <w:rPr>
        <w:sz w:val="24"/>
      </w:rPr>
      <w:fldChar w:fldCharType="separate"/>
    </w:r>
    <w:r>
      <w:rPr>
        <w:sz w:val="24"/>
      </w:rPr>
      <w:t>18</w:t>
    </w:r>
    <w:r>
      <w:rPr>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trackRevisions/>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120"/>
      <w:jc w:val="start"/>
    </w:pPr>
    <w:rPr>
      <w:rFonts w:ascii="Times New Roman" w:hAnsi="Times New Roman" w:eastAsia="ＭＳ 明朝" w:cs="" w:asciiTheme="minorHAnsi" w:cstheme="minorBidi" w:eastAsiaTheme="minorEastAsia"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240" w:after="120"/>
      <w:outlineLvl w:val="0"/>
    </w:pPr>
    <w:rPr>
      <w:rFonts w:ascii="Times New Roman" w:hAnsi="Times New Roman"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240" w:after="120"/>
      <w:outlineLvl w:val="1"/>
    </w:pPr>
    <w:rPr>
      <w:rFonts w:ascii="Times New Roman" w:hAnsi="Times New Roman"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240" w:after="120"/>
      <w:outlineLvl w:val="2"/>
    </w:pPr>
    <w:rPr>
      <w:rFonts w:ascii="Times New Roman" w:hAnsi="Times New Roman"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Times New Roman" w:hAnsi="Times New Roman"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Times New Roman" w:hAnsi="Times New Roman"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Times New Roman" w:hAnsi="Times New Roman"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Times New Roman" w:hAnsi="Times New Roman"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Times New Roman" w:hAnsi="Times New Roman"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Times New Roman" w:hAnsi="Times New Roman"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Times New Roman" w:hAnsi="Times New Roman"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Times New Roman" w:hAnsi="Times New Roman"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Times New Roman" w:hAnsi="Times New Roman"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Times New Roman" w:hAnsi="Times New Roman"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Times New Roman" w:hAnsi="Times New Roman"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Times New Roman" w:hAnsi="Times New Roman"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Times New Roman" w:hAnsi="Times New Roman"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Times New Roman" w:hAnsi="Times New Roman"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Times New Roman" w:hAnsi="Times New Roman"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Times New Roman" w:hAnsi="Times New Roman"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Times New Roman" w:hAnsi="Times New Roman"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Times New Roman" w:hAnsi="Times New Roman"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Times New Roman" w:hAnsi="Times New Roman"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Times New Roman" w:hAnsi="Times New Roman"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LibreOffice/26.2.1.2$MacOSX_AARCH64 LibreOffice_project/8399f6259d8c87f40e7255cdb3c9b958f5e08948</Application>
  <AppVersion>15.0000</AppVersion>
  <Pages>18</Pages>
  <Words>4200</Words>
  <Characters>26232</Characters>
  <CharactersWithSpaces>30358</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2026-06-04T20:41:35Z</dcterms:modified>
  <cp:revision>2</cp:revision>
  <dc:subject/>
  <dc:title/>
</cp:coreProperties>
</file>